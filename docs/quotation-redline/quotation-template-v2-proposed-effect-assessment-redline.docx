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266C">
      <w:pPr>
        <w:spacing w:after="80"/>
        <w:jc w:val="center"/>
        <w:rPr>
          <w:ins w:id="0" w:author="Qiuhan" w:date="2026-08-09T22:09:00Z"/>
          <w:b/>
          <w:sz w:val="30"/>
          <w:lang w:eastAsia="zh-CN"/>
        </w:rPr>
      </w:pPr>
      <w:r>
        <w:rPr>
          <w:b/>
          <w:sz w:val="30"/>
          <w:lang w:eastAsia="zh-CN"/>
        </w:rPr>
        <w:t>GEO</w:t>
      </w:r>
      <w:r>
        <w:rPr>
          <w:rFonts w:hint="eastAsia"/>
          <w:b/>
          <w:sz w:val="30"/>
          <w:lang w:eastAsia="zh-CN"/>
        </w:rPr>
        <w:t>验证服</w:t>
      </w:r>
      <w:r>
        <w:rPr>
          <w:b/>
          <w:sz w:val="30"/>
          <w:lang w:eastAsia="zh-CN"/>
        </w:rPr>
        <w:t>务报价单</w:t>
      </w:r>
    </w:p>
    <w:p w14:paraId="639EA7A7">
      <w:pPr>
        <w:spacing w:after="40" w:line="360" w:lineRule="auto"/>
        <w:jc w:val="center"/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盛邦安全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报价日期：2026年8月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日 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报价有效期：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0个工作日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226"/>
        <w:gridCol w:w="7273"/>
        <w:gridCol w:w="999"/>
      </w:tblGrid>
      <w:tr w14:paraId="77D6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shd w:val="clear" w:color="auto" w:fill="F0F0F0"/>
            <w:vAlign w:val="center"/>
          </w:tcPr>
          <w:p w14:paraId="4BDEB8CD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226" w:type="dxa"/>
            <w:shd w:val="clear" w:color="auto" w:fill="F0F0F0"/>
            <w:vAlign w:val="center"/>
          </w:tcPr>
          <w:p w14:paraId="3A6479D3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服务项目</w:t>
            </w:r>
          </w:p>
        </w:tc>
        <w:tc>
          <w:tcPr>
            <w:tcW w:w="7273" w:type="dxa"/>
            <w:shd w:val="clear" w:color="auto" w:fill="F0F0F0"/>
            <w:vAlign w:val="center"/>
          </w:tcPr>
          <w:p w14:paraId="3BA255F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服务内容</w:t>
            </w:r>
          </w:p>
        </w:tc>
        <w:tc>
          <w:tcPr>
            <w:tcW w:w="999" w:type="dxa"/>
            <w:shd w:val="clear" w:color="auto" w:fill="F0F0F0"/>
            <w:vAlign w:val="center"/>
          </w:tcPr>
          <w:p w14:paraId="5DC8B50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价格</w:t>
            </w:r>
          </w:p>
        </w:tc>
      </w:tr>
      <w:tr w14:paraId="7855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1236F66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1</w:t>
            </w:r>
          </w:p>
        </w:tc>
        <w:tc>
          <w:tcPr>
            <w:tcW w:w="1226" w:type="dxa"/>
            <w:vAlign w:val="center"/>
          </w:tcPr>
          <w:p w14:paraId="47753AB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color w:val="C00000"/>
              </w:rPr>
              <w:t>品牌GEO推荐结果测试</w:t>
            </w:r>
          </w:p>
        </w:tc>
        <w:tc>
          <w:tcPr>
            <w:tcW w:w="7273" w:type="dxa"/>
          </w:tcPr>
          <w:p w14:paraId="376C4E44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围绕客户确认并冻结的业务 Query，按双方确认的平台、地域、账号与重复次数开展基线或复测，交付逐题证据，以及品牌提及、推荐排名、Top1/Top3/Top5 和竞品对比结果。仅报告本次可追溯实测数据，不预填或承诺效果。</w:t>
              <w:br/>
              <w:t>计价：单价 pending × 数量 1轮；小计 pending。</w:t>
            </w:r>
          </w:p>
        </w:tc>
        <w:tc>
          <w:tcPr>
            <w:tcW w:w="999" w:type="dxa"/>
          </w:tcPr>
          <w:p w14:paraId="48FBA0D2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0E00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33E7430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2</w:t>
            </w:r>
          </w:p>
        </w:tc>
        <w:tc>
          <w:tcPr>
            <w:tcW w:w="1226" w:type="dxa"/>
            <w:vAlign w:val="center"/>
          </w:tcPr>
          <w:p w14:paraId="0DFC025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color w:val="C00000"/>
              </w:rPr>
              <w:t>己方内容竞品拉踩风险核查</w:t>
            </w:r>
          </w:p>
        </w:tc>
        <w:tc>
          <w:tcPr>
            <w:tcW w:w="7273" w:type="dxa"/>
          </w:tcPr>
          <w:p w14:paraId="17F1D611">
            <w:pPr>
              <w:spacing w:after="0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核查客户确认范围内的己方 GEO 内容，识别其中可能涉及竞品比较、贬损或拉踩的表述，逐条交付来源链接、原文证据与人工复核状态；不推断未核验事实。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70A53C1E">
            <w:pPr>
              <w:spacing w:after="0"/>
              <w:rPr>
                <w:szCs w:val="24"/>
              </w:rPr>
            </w:pPr>
            <w:r>
              <w:rPr>
                <w:color w:val="C00000"/>
              </w:rPr>
              <w:t>pending</w:t>
            </w:r>
          </w:p>
        </w:tc>
      </w:tr>
      <w:tr w14:paraId="4C30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3A9EC997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3</w:t>
            </w:r>
          </w:p>
        </w:tc>
        <w:tc>
          <w:tcPr>
            <w:tcW w:w="1226" w:type="dxa"/>
            <w:vAlign w:val="center"/>
          </w:tcPr>
          <w:p w14:paraId="78A88A8E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第三方内容品牌被拉踩风险核查</w:t>
            </w:r>
          </w:p>
        </w:tc>
        <w:tc>
          <w:tcPr>
            <w:tcW w:w="7273" w:type="dxa"/>
          </w:tcPr>
          <w:p w14:paraId="74D86E95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核查客户确认范围内的竞品或第三方 GEO 内容，识别其中可能涉及客户品牌或产品的贬损、拉踩与误导表述，逐条交付来源链接、原文证据与人工复核状态。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3F9B8452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0295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D12A121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4</w:t>
            </w:r>
          </w:p>
        </w:tc>
        <w:tc>
          <w:tcPr>
            <w:tcW w:w="1226" w:type="dxa"/>
            <w:vAlign w:val="center"/>
          </w:tcPr>
          <w:p w14:paraId="7EBC6F1D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官网内容AI引用分析</w:t>
            </w:r>
          </w:p>
        </w:tc>
        <w:tc>
          <w:tcPr>
            <w:tcW w:w="7273" w:type="dxa"/>
          </w:tcPr>
          <w:p w14:paraId="1DFF9C9B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分析本次已归档 AI 回答是否检索、引用或采纳客户官网内容，定位官网信息结构与内容表达问题，并输出可执行建议。仅使用可追溯回答证据，不预填官网引用结果。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52AAEEB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5C9A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</w:tcPr>
          <w:p w14:paraId="42D26B4D">
            <w:pPr>
              <w:spacing w:after="0"/>
              <w:rPr>
                <w:sz w:val="21"/>
                <w:szCs w:val="21"/>
              </w:rPr>
            </w:pPr>
          </w:p>
        </w:tc>
        <w:tc>
          <w:tcPr>
            <w:tcW w:w="1226" w:type="dxa"/>
          </w:tcPr>
          <w:p w14:paraId="1D6B34CE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合计</w:t>
            </w:r>
          </w:p>
        </w:tc>
        <w:tc>
          <w:tcPr>
            <w:tcW w:w="7273" w:type="dxa"/>
          </w:tcPr>
          <w:p w14:paraId="34D5866C">
            <w:pPr>
              <w:spacing w:after="0"/>
              <w:rPr>
                <w:szCs w:val="24"/>
              </w:rPr>
            </w:pPr>
          </w:p>
        </w:tc>
        <w:tc>
          <w:tcPr>
            <w:tcW w:w="999" w:type="dxa"/>
          </w:tcPr>
          <w:p w14:paraId="7E92B0E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</w:tbl>
    <w:p w14:paraId="121F6DF4">
      <w:pPr>
        <w:spacing w:before="120" w:beforeLines="50" w:after="20"/>
        <w:rPr>
          <w:sz w:val="18"/>
          <w:szCs w:val="18"/>
          <w:lang w:eastAsia="zh-CN"/>
        </w:rPr>
      </w:pPr>
      <w:r>
        <w:rPr>
          <w:color w:val="444444"/>
          <w:sz w:val="18"/>
          <w:szCs w:val="18"/>
          <w:lang w:eastAsia="zh-CN"/>
        </w:rPr>
        <w:t>1. 本报价有效期为</w:t>
      </w:r>
      <w:r>
        <w:rPr>
          <w:rFonts w:hint="eastAsia"/>
          <w:color w:val="444444"/>
          <w:sz w:val="18"/>
          <w:szCs w:val="18"/>
          <w:lang w:eastAsia="zh-CN"/>
        </w:rPr>
        <w:t>3</w:t>
      </w:r>
      <w:r>
        <w:rPr>
          <w:color w:val="444444"/>
          <w:sz w:val="18"/>
          <w:szCs w:val="18"/>
          <w:lang w:eastAsia="zh-CN"/>
        </w:rPr>
        <w:t>0个工作日，生效日期以报价日期为准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  <w:r>
        <w:rPr>
          <w:color w:val="444444"/>
          <w:sz w:val="18"/>
          <w:szCs w:val="18"/>
          <w:lang w:eastAsia="zh-CN"/>
        </w:rPr>
        <w:t>贵单位确认后，我司将以报价产品或服务的相关价格签订合同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5AC9F744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2</w:t>
      </w:r>
      <w:r>
        <w:rPr>
          <w:color w:val="444444"/>
          <w:sz w:val="18"/>
          <w:szCs w:val="18"/>
          <w:lang w:eastAsia="zh-CN"/>
        </w:rPr>
        <w:t>. 因AI平台算法更迭频繁，如项目在服务过程中因平台算法等调整</w:t>
      </w:r>
      <w:r>
        <w:rPr>
          <w:rFonts w:hint="eastAsia"/>
          <w:color w:val="444444"/>
          <w:sz w:val="18"/>
          <w:szCs w:val="18"/>
          <w:lang w:val="en-US" w:eastAsia="zh-CN"/>
        </w:rPr>
        <w:t>无法</w:t>
      </w:r>
      <w:r>
        <w:rPr>
          <w:color w:val="444444"/>
          <w:sz w:val="18"/>
          <w:szCs w:val="18"/>
          <w:lang w:eastAsia="zh-CN"/>
        </w:rPr>
        <w:t>按照既定方案执行，双方</w:t>
      </w:r>
      <w:r>
        <w:rPr>
          <w:rFonts w:hint="eastAsia"/>
          <w:color w:val="444444"/>
          <w:sz w:val="18"/>
          <w:szCs w:val="18"/>
          <w:lang w:val="en-US" w:eastAsia="zh-CN"/>
        </w:rPr>
        <w:t>需</w:t>
      </w:r>
      <w:r>
        <w:rPr>
          <w:color w:val="444444"/>
          <w:sz w:val="18"/>
          <w:szCs w:val="18"/>
          <w:lang w:eastAsia="zh-CN"/>
        </w:rPr>
        <w:t>签订补充协议对内容进行调整，并通过电话或邮件等方式进行确认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111FCC70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3</w:t>
      </w:r>
      <w:r>
        <w:rPr>
          <w:color w:val="444444"/>
          <w:sz w:val="18"/>
          <w:szCs w:val="18"/>
          <w:lang w:eastAsia="zh-CN"/>
        </w:rPr>
        <w:t>. 因涉及行业及品类的专业性与合规性，</w:t>
      </w:r>
      <w:r>
        <w:rPr>
          <w:rFonts w:hint="eastAsia"/>
          <w:color w:val="444444"/>
          <w:sz w:val="18"/>
          <w:szCs w:val="18"/>
          <w:lang w:val="en-US" w:eastAsia="zh-CN"/>
        </w:rPr>
        <w:t>相关产品或服务的</w:t>
      </w:r>
      <w:r>
        <w:rPr>
          <w:color w:val="444444"/>
          <w:sz w:val="18"/>
          <w:szCs w:val="18"/>
          <w:lang w:eastAsia="zh-CN"/>
        </w:rPr>
        <w:t>内容基础材料均</w:t>
      </w:r>
      <w:r>
        <w:rPr>
          <w:rFonts w:hint="eastAsia"/>
          <w:color w:val="444444"/>
          <w:sz w:val="18"/>
          <w:szCs w:val="18"/>
          <w:lang w:eastAsia="zh-CN"/>
        </w:rPr>
        <w:t>来源于</w:t>
      </w:r>
      <w:r>
        <w:rPr>
          <w:color w:val="444444"/>
          <w:sz w:val="18"/>
          <w:szCs w:val="18"/>
          <w:lang w:eastAsia="zh-CN"/>
        </w:rPr>
        <w:t>品牌方，我方基于品牌方提供内容进行评测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77A153F3">
      <w:pPr>
        <w:spacing w:after="20"/>
        <w:rPr>
          <w:color w:val="444444"/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4</w:t>
      </w:r>
      <w:r>
        <w:rPr>
          <w:color w:val="444444"/>
          <w:sz w:val="18"/>
          <w:szCs w:val="18"/>
          <w:lang w:eastAsia="zh-CN"/>
        </w:rPr>
        <w:t>. 特定情况：（1）</w:t>
      </w:r>
      <w:r>
        <w:rPr>
          <w:rFonts w:hint="eastAsia"/>
          <w:color w:val="444444"/>
          <w:sz w:val="18"/>
          <w:szCs w:val="18"/>
          <w:lang w:eastAsia="zh-CN"/>
        </w:rPr>
        <w:t>合作期间</w:t>
      </w:r>
      <w:r>
        <w:rPr>
          <w:color w:val="444444"/>
          <w:sz w:val="18"/>
          <w:szCs w:val="18"/>
          <w:lang w:eastAsia="zh-CN"/>
        </w:rPr>
        <w:t>品牌方出现重大舆情事件，需重新评估</w:t>
      </w:r>
      <w:r>
        <w:rPr>
          <w:rFonts w:hint="eastAsia"/>
          <w:color w:val="444444"/>
          <w:sz w:val="18"/>
          <w:szCs w:val="18"/>
          <w:lang w:val="en-US" w:eastAsia="zh-CN"/>
        </w:rPr>
        <w:t>合作及相关</w:t>
      </w:r>
      <w:r>
        <w:rPr>
          <w:color w:val="444444"/>
          <w:sz w:val="18"/>
          <w:szCs w:val="18"/>
          <w:lang w:eastAsia="zh-CN"/>
        </w:rPr>
        <w:t>费用；（2）品牌方因自身原因需中途更新评测问题集的，需重新评估费用。</w:t>
      </w:r>
    </w:p>
    <w:p w14:paraId="7015DB1C">
      <w:pPr>
        <w:spacing w:after="20"/>
        <w:rPr>
          <w:rFonts w:hint="eastAsia"/>
          <w:color w:val="444444"/>
          <w:sz w:val="18"/>
          <w:szCs w:val="18"/>
          <w:lang w:val="en-US"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5. 本报价单及附件内价格、方案、技术参数、商务条件均为我方保密商业信息。收件方仅可用于本次项目内部评审，不得向外部第三方、竞品、其他合作方进行披露、转发、摘抄。如因贵方泄密造成我方损失，我方有权取消本次报价效力并追究相关责任。本保密义务在报价失效后仍然持续有效。</w:t>
      </w:r>
    </w:p>
    <w:p w14:paraId="403DAF5B">
      <w:pPr>
        <w:spacing w:after="20"/>
        <w:rPr>
          <w:rFonts w:hint="default"/>
          <w:color w:val="444444"/>
          <w:sz w:val="18"/>
          <w:szCs w:val="18"/>
          <w:lang w:val="en-US" w:eastAsia="zh-CN"/>
        </w:rPr>
      </w:pPr>
    </w:p>
    <w:p w14:paraId="2111F616">
      <w:pPr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报价人：__________________　　　　　　　　公司：</w:t>
      </w:r>
      <w:r>
        <w:rPr>
          <w:sz w:val="21"/>
          <w:szCs w:val="21"/>
          <w:u w:val="single"/>
          <w:lang w:eastAsia="zh-CN"/>
        </w:rPr>
        <w:t>北京硅基守望科技有限</w:t>
      </w:r>
      <w:r>
        <w:rPr>
          <w:rFonts w:hint="eastAsia"/>
          <w:sz w:val="21"/>
          <w:szCs w:val="21"/>
          <w:u w:val="single"/>
          <w:lang w:eastAsia="zh-CN"/>
        </w:rPr>
        <w:t>公司</w:t>
      </w:r>
      <w:bookmarkStart w:id="0" w:name="_GoBack"/>
      <w:bookmarkEnd w:id="0"/>
      <w:r>
        <w:rPr>
          <w:sz w:val="21"/>
          <w:szCs w:val="21"/>
          <w:lang w:eastAsia="zh-CN"/>
        </w:rPr>
        <w:br w:type="page"/>
      </w:r>
    </w:p>
    <w:p w14:paraId="58B8A409">
      <w:pPr>
        <w:pStyle w:val="3"/>
        <w:spacing w:after="80"/>
        <w:jc w:val="center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附录</w:t>
      </w:r>
      <w:r>
        <w:rPr>
          <w:rFonts w:hint="eastAsia" w:ascii="宋体" w:hAnsi="宋体" w:eastAsia="宋体"/>
          <w:color w:val="000000"/>
          <w:lang w:eastAsia="zh-CN"/>
        </w:rPr>
        <w:t>一</w:t>
      </w:r>
      <w:r>
        <w:rPr>
          <w:rFonts w:ascii="宋体" w:hAnsi="宋体" w:eastAsia="宋体"/>
          <w:color w:val="000000"/>
          <w:lang w:eastAsia="zh-CN"/>
        </w:rPr>
        <w:t xml:space="preserve"> Query优化方案</w:t>
      </w:r>
      <w:r>
        <w:rPr>
          <w:rFonts w:hint="eastAsia" w:ascii="宋体" w:hAnsi="宋体" w:eastAsia="宋体"/>
          <w:color w:val="000000"/>
          <w:lang w:eastAsia="zh-CN"/>
        </w:rPr>
        <w:t>说明</w:t>
      </w:r>
    </w:p>
    <w:p w14:paraId="3E79D42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一、优化</w:t>
      </w:r>
      <w:r>
        <w:rPr>
          <w:rFonts w:hint="eastAsia" w:ascii="宋体" w:hAnsi="宋体" w:eastAsia="宋体"/>
          <w:color w:val="000000"/>
          <w:lang w:eastAsia="zh-CN"/>
        </w:rPr>
        <w:t>目标</w:t>
      </w:r>
    </w:p>
    <w:p w14:paraId="62CC7857">
      <w:pPr>
        <w:spacing w:after="40" w:line="288" w:lineRule="auto"/>
        <w:rPr>
          <w:lang w:eastAsia="zh-CN"/>
        </w:rPr>
      </w:pPr>
      <w:r>
        <w:rPr>
          <w:lang w:eastAsia="zh-CN"/>
        </w:rPr>
        <w:t>本附录所展示的"Query优化"工作，是基于客户提供的业务关键词，将其改写为更贴近真实用户在AI平台上的提问方式。消费者在使用AI搜索时，通常不会直接输入产品名称或技术术语，而是以自然语言描述自己的需求场景。</w:t>
      </w:r>
    </w:p>
    <w:p w14:paraId="593186D5">
      <w:pPr>
        <w:spacing w:after="80" w:line="288" w:lineRule="auto"/>
        <w:rPr>
          <w:lang w:eastAsia="zh-CN"/>
        </w:rPr>
      </w:pPr>
      <w:r>
        <w:rPr>
          <w:lang w:eastAsia="zh-CN"/>
        </w:rPr>
        <w:t>因此，我们将客户提供的关键词转化为模拟用户真实提问的检索语句，使其能够触发AI平台给出包含厂商推荐的回答。同时为每条优化后的提问生成多个语义变体（正式换述、换角度、口语化），覆盖不同用户群体的表达习惯，确保评测结果能够反映品牌在真实检索场景中的可见性。</w:t>
      </w:r>
    </w:p>
    <w:p w14:paraId="5C0E826D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二、优化方法论</w:t>
      </w:r>
    </w:p>
    <w:p w14:paraId="33AE82C3">
      <w:pPr>
        <w:spacing w:after="40" w:line="288" w:lineRule="auto"/>
        <w:rPr>
          <w:lang w:eastAsia="zh-CN"/>
        </w:rPr>
      </w:pPr>
      <w:r>
        <w:rPr>
          <w:lang w:eastAsia="zh-CN"/>
        </w:rPr>
        <w:t>本方案基于消费心理学中的</w:t>
      </w:r>
      <w:r>
        <w:rPr>
          <w:b/>
          <w:lang w:eastAsia="zh-CN"/>
        </w:rPr>
        <w:t>搜索品-体验品-信任品（SEC）</w:t>
      </w:r>
      <w:r>
        <w:rPr>
          <w:rFonts w:hint="eastAsia"/>
          <w:b/>
          <w:lang w:eastAsia="zh-CN"/>
        </w:rPr>
        <w:t>经典</w:t>
      </w:r>
      <w:r>
        <w:rPr>
          <w:b/>
          <w:lang w:eastAsia="zh-CN"/>
        </w:rPr>
        <w:t>理论</w:t>
      </w:r>
      <w:r>
        <w:rPr>
          <w:lang w:eastAsia="zh-CN"/>
        </w:rPr>
        <w:t>（Nelson, 1970; Darby &amp; Karni, 1973），结合我</w:t>
      </w:r>
      <w:r>
        <w:rPr>
          <w:rFonts w:hint="eastAsia"/>
          <w:lang w:eastAsia="zh-CN"/>
        </w:rPr>
        <w:t>司</w:t>
      </w:r>
      <w:r>
        <w:rPr>
          <w:lang w:eastAsia="zh-CN"/>
        </w:rPr>
        <w:t>自研的</w:t>
      </w:r>
      <w:r>
        <w:rPr>
          <w:b/>
          <w:lang w:eastAsia="zh-CN"/>
        </w:rPr>
        <w:t>九维消费认知量化模型</w:t>
      </w:r>
      <w:r>
        <w:rPr>
          <w:lang w:eastAsia="zh-CN"/>
        </w:rPr>
        <w:t>，对品牌所属品类进行消费心理画像分析</w:t>
      </w:r>
      <w:r>
        <w:rPr>
          <w:rFonts w:hint="eastAsia"/>
          <w:lang w:eastAsia="zh-CN"/>
        </w:rPr>
        <w:t>，进而完善Query优化。</w:t>
      </w:r>
    </w:p>
    <w:p w14:paraId="48DB53A6">
      <w:pPr>
        <w:spacing w:after="40" w:line="288" w:lineRule="auto"/>
        <w:rPr>
          <w:lang w:eastAsia="zh-CN"/>
        </w:rPr>
      </w:pPr>
      <w:r>
        <w:rPr>
          <w:lang w:eastAsia="zh-CN"/>
        </w:rPr>
        <w:t>网络安全产品与服务属于典型的</w:t>
      </w:r>
      <w:r>
        <w:rPr>
          <w:b/>
          <w:lang w:eastAsia="zh-CN"/>
        </w:rPr>
        <w:t>专业信任型服务</w:t>
      </w:r>
      <w:r>
        <w:rPr>
          <w:rFonts w:hint="eastAsia"/>
          <w:lang w:eastAsia="zh-CN"/>
        </w:rPr>
        <w:t>：</w:t>
      </w:r>
      <w:r>
        <w:rPr>
          <w:lang w:eastAsia="zh-CN"/>
        </w:rPr>
        <w:t>消费者在购买前无法感知产品质量，购买后仍需依赖专业机构评估效果，决策全程依赖外部信息与专家推荐。</w:t>
      </w:r>
    </w:p>
    <w:p w14:paraId="2124D4DC">
      <w:pPr>
        <w:spacing w:after="80" w:line="288" w:lineRule="auto"/>
        <w:rPr>
          <w:lang w:eastAsia="zh-CN"/>
        </w:rPr>
      </w:pPr>
      <w:r>
        <w:rPr>
          <w:lang w:eastAsia="zh-CN"/>
        </w:rPr>
        <w:t>基于该画像，我们对客户提供的原始检索提示词进行</w:t>
      </w:r>
      <w:r>
        <w:rPr>
          <w:b/>
          <w:lang w:eastAsia="zh-CN"/>
        </w:rPr>
        <w:t>意图诊断</w:t>
      </w:r>
      <w:r>
        <w:rPr>
          <w:lang w:eastAsia="zh-CN"/>
        </w:rPr>
        <w:t>，识别出大量提示词存在"意图错位"问题：用户的真实需求是厂商选型与对比，但提示词的表述方式触发的是AI平台的流程讲解或法规解读行为，导致回答中不出现任何厂商推荐。我们通过意图改写，使提示词能够触发AI平台的厂商推荐回答模式，同时保留用户原始需求语义。</w:t>
      </w:r>
    </w:p>
    <w:p w14:paraId="1D06AF53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三、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示例</w:t>
      </w:r>
    </w:p>
    <w:p w14:paraId="2480CDDC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客户提供关键字：企业如何接入国家网络身份认证</w:t>
      </w:r>
    </w:p>
    <w:p w14:paraId="7C662811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761C0863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优化后：企业接入国家网络身份认证（网证）需要选择哪些厂商和产品？有哪些成熟的接入方案？</w:t>
      </w:r>
    </w:p>
    <w:p w14:paraId="2C7AB3AE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7A4BDB7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客户提供关键字：网络身份认证接入网关产品</w:t>
      </w:r>
    </w:p>
    <w:p w14:paraId="4B2F92D0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7B2017F1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优化后：国内网络身份认证接入网关产品有哪些？哪家的技术方案比较成熟？</w:t>
      </w:r>
    </w:p>
    <w:p w14:paraId="19436559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4993D74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 匿名认证 技术实现</w:t>
      </w:r>
    </w:p>
    <w:p w14:paraId="47B6B7BA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47B33ADA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优化后：网络身份认证中的匿名认证技术哪些厂商做得比较好？有没有成熟产品？</w:t>
      </w:r>
    </w:p>
    <w:p w14:paraId="41E5A6B2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2238CAEA">
      <w:pPr>
        <w:spacing w:after="120"/>
        <w:rPr>
          <w:sz w:val="21"/>
          <w:szCs w:val="24"/>
          <w:lang w:eastAsia="zh-CN"/>
        </w:rPr>
      </w:pPr>
      <w:r>
        <w:rPr>
          <w:color w:val="666666"/>
          <w:sz w:val="18"/>
          <w:szCs w:val="24"/>
          <w:lang w:eastAsia="zh-CN"/>
        </w:rPr>
        <w:t>*"厂商推荐"指AI回答中主动提及的厂商名称累计次数（DeepSeek+文心一言），数值越高说明AI越</w:t>
      </w:r>
      <w:r>
        <w:rPr>
          <w:rFonts w:hint="eastAsia"/>
          <w:color w:val="666666"/>
          <w:sz w:val="18"/>
          <w:szCs w:val="24"/>
          <w:lang w:eastAsia="zh-CN"/>
        </w:rPr>
        <w:t>可能</w:t>
      </w:r>
      <w:r>
        <w:rPr>
          <w:color w:val="666666"/>
          <w:sz w:val="18"/>
          <w:szCs w:val="24"/>
          <w:lang w:eastAsia="zh-CN"/>
        </w:rPr>
        <w:t>给出厂商推荐型回答。</w:t>
      </w:r>
    </w:p>
    <w:p w14:paraId="77CD3B1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四、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效果</w:t>
      </w:r>
      <w:r>
        <w:rPr>
          <w:rFonts w:hint="eastAsia" w:ascii="宋体" w:hAnsi="宋体" w:eastAsia="宋体"/>
          <w:color w:val="000000"/>
          <w:lang w:eastAsia="zh-CN"/>
        </w:rPr>
        <w:t>展示</w:t>
      </w:r>
    </w:p>
    <w:p w14:paraId="1760B128">
      <w:pPr>
        <w:spacing w:after="60"/>
        <w:rPr>
          <w:lang w:eastAsia="zh-CN"/>
        </w:rPr>
      </w:pPr>
      <w:r>
        <w:rPr>
          <w:color w:val="C00000"/>
        </w:rPr>
        <w:t>以下表格仅在具备本次可追溯测试证据后填入；平台、次数和结果不得预设：</w:t>
      </w:r>
    </w:p>
    <w:tbl>
      <w:tblPr>
        <w:tblStyle w:val="34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134"/>
        <w:gridCol w:w="1134"/>
        <w:gridCol w:w="1134"/>
        <w:gridCol w:w="1134"/>
        <w:gridCol w:w="1134"/>
      </w:tblGrid>
      <w:tr w14:paraId="6A8432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7379103D">
            <w:pPr>
              <w:spacing w:after="0" w:line="24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客户提供关键字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670E3A8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33DA624C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BF9D546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1A77CC34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0E19E57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前→后</w:t>
            </w:r>
          </w:p>
        </w:tc>
      </w:tr>
      <w:tr w14:paraId="368009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CA412E2">
            <w:pPr>
              <w:spacing w:after="0" w:line="360" w:lineRule="auto"/>
              <w:jc w:val="center"/>
              <w:rPr>
                <w:sz w:val="18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企业如何接入国家网络身份认证</w:t>
            </w:r>
          </w:p>
        </w:tc>
        <w:tc>
          <w:tcPr>
            <w:tcW w:w="1134" w:type="dxa"/>
            <w:vAlign w:val="center"/>
          </w:tcPr>
          <w:p w14:paraId="6D7555A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49638A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0ABA096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1E08128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36BAC76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  <w:tr w14:paraId="12510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90188C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网证接入技术方案</w:t>
            </w:r>
          </w:p>
        </w:tc>
        <w:tc>
          <w:tcPr>
            <w:tcW w:w="1134" w:type="dxa"/>
            <w:vAlign w:val="center"/>
          </w:tcPr>
          <w:p w14:paraId="7AE8DED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2BA69F9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4805D6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B8B4FF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0A87AEF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  <w:tr w14:paraId="035E52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4A9AC91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2F2250C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81A3B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72202F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7F4985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4288562A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</w:tbl>
    <w:p w14:paraId="5482E4FB">
      <w:pPr>
        <w:spacing w:before="80" w:line="288" w:lineRule="auto"/>
        <w:rPr>
          <w:lang w:eastAsia="zh-CN"/>
        </w:rPr>
      </w:pPr>
      <w:r>
        <w:rPr>
          <w:color w:val="C00000"/>
        </w:rPr>
        <w:t>结论：待实测。仅根据本次已归档证据生成，不得预填推荐次数、提升比例、排名或品牌未进入推荐名单等结论。</w:t>
      </w:r>
    </w:p>
    <w:p w14:paraId="7F745D51">
      <w:pPr>
        <w:snapToGrid w:val="0"/>
        <w:spacing w:after="0"/>
        <w:rPr>
          <w:sz w:val="16"/>
          <w:szCs w:val="20"/>
          <w:lang w:eastAsia="zh-CN"/>
        </w:rPr>
      </w:pPr>
    </w:p>
    <w:p w14:paraId="0FFE5FAB">
      <w:pPr>
        <w:snapToGrid w:val="0"/>
        <w:spacing w:after="0"/>
        <w:rPr>
          <w:rFonts w:hint="eastAsia"/>
          <w:color w:val="808080" w:themeColor="background1" w:themeShade="80"/>
          <w:sz w:val="16"/>
          <w:szCs w:val="20"/>
          <w:lang w:eastAsia="zh-CN"/>
        </w:rPr>
      </w:pPr>
      <w:r>
        <w:rPr>
          <w:rFonts w:hint="eastAsia"/>
          <w:color w:val="808080" w:themeColor="background1" w:themeShade="80"/>
          <w:sz w:val="16"/>
          <w:szCs w:val="20"/>
          <w:lang w:val="en-US" w:eastAsia="zh-CN"/>
        </w:rPr>
        <w:t>文献参考：</w:t>
      </w:r>
      <w:r>
        <w:rPr>
          <w:color w:val="808080" w:themeColor="background1" w:themeShade="80"/>
          <w:sz w:val="16"/>
          <w:szCs w:val="20"/>
        </w:rPr>
        <w:t xml:space="preserve">Nelson, P. (1970). Information and Consumer Behavior. </w:t>
      </w:r>
      <w:r>
        <w:rPr>
          <w:rStyle w:val="136"/>
          <w:color w:val="808080" w:themeColor="background1" w:themeShade="80"/>
          <w:sz w:val="16"/>
          <w:szCs w:val="20"/>
        </w:rPr>
        <w:t>Journal of Political Economy, 78</w:t>
      </w:r>
      <w:r>
        <w:rPr>
          <w:color w:val="808080" w:themeColor="background1" w:themeShade="80"/>
          <w:sz w:val="16"/>
          <w:szCs w:val="20"/>
        </w:rPr>
        <w:t>(2), 311–329.</w:t>
      </w:r>
    </w:p>
    <w:p w14:paraId="7B1B1319">
      <w:pPr>
        <w:snapToGrid w:val="0"/>
        <w:spacing w:after="0"/>
        <w:rPr>
          <w:rFonts w:hint="eastAsia"/>
          <w:lang w:eastAsia="zh-CN"/>
        </w:rPr>
      </w:pPr>
      <w:r>
        <w:rPr>
          <w:color w:val="808080" w:themeColor="background1" w:themeShade="80"/>
          <w:sz w:val="16"/>
          <w:szCs w:val="20"/>
        </w:rPr>
        <w:t xml:space="preserve">Darby, M. R., &amp; Karni, E. (1973). Free Competition and the Optimal Amount of Fraud. </w:t>
      </w:r>
      <w:r>
        <w:rPr>
          <w:rStyle w:val="136"/>
          <w:color w:val="808080" w:themeColor="background1" w:themeShade="80"/>
          <w:sz w:val="16"/>
          <w:szCs w:val="20"/>
        </w:rPr>
        <w:t>Journal of Law and Economics, 16</w:t>
      </w:r>
      <w:r>
        <w:rPr>
          <w:color w:val="808080" w:themeColor="background1" w:themeShade="80"/>
          <w:sz w:val="16"/>
          <w:szCs w:val="20"/>
        </w:rPr>
        <w:t>(1), 67–88</w:t>
      </w:r>
      <w:r>
        <w:rPr>
          <w:lang w:eastAsia="zh-CN"/>
        </w:rPr>
        <w:br w:type="page"/>
      </w:r>
    </w:p>
    <w:p w14:paraId="491A6808">
      <w:pPr>
        <w:pStyle w:val="3"/>
        <w:spacing w:after="80"/>
        <w:jc w:val="center"/>
        <w:rPr>
          <w:rFonts w:hint="eastAsia" w:ascii="宋体" w:hAnsi="宋体" w:eastAsia="宋体"/>
          <w:color w:val="000000"/>
          <w:lang w:eastAsia="zh-CN"/>
        </w:rPr>
      </w:pPr>
      <w:r>
        <w:rPr>
          <w:rFonts w:hint="eastAsia" w:ascii="宋体" w:hAnsi="宋体" w:eastAsia="宋体"/>
          <w:color w:val="000000"/>
          <w:lang w:eastAsia="zh-CN"/>
        </w:rPr>
        <w:t>附录二 原推广Query与变体构建说明</w:t>
      </w:r>
    </w:p>
    <w:p w14:paraId="1515E409">
      <w:pPr>
        <w:pStyle w:val="5"/>
        <w:spacing w:after="4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核心检索问题库与语义变体</w:t>
      </w:r>
    </w:p>
    <w:p w14:paraId="03D9DAAE">
      <w:pPr>
        <w:spacing w:after="60"/>
        <w:rPr>
          <w:lang w:eastAsia="zh-CN"/>
        </w:rPr>
      </w:pPr>
      <w:r>
        <w:rPr>
          <w:color w:val="C00000"/>
        </w:rPr>
        <w:t>以下为客户确认的原始业务 Query 及其语义变体。变体A为正式换述，变体B为换角度表达，变体C为口语化表达；仅列入本次所选服务需要的 Query。</w:t>
      </w:r>
    </w:p>
    <w:p w14:paraId="57A6FB88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网空线</w:t>
      </w:r>
    </w:p>
    <w:p w14:paraId="3C0C84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高校双非资产排查可以找什么公司做</w:t>
      </w:r>
    </w:p>
    <w:p w14:paraId="474B76E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高校非传统IT资产与影子资产排查服务商推荐</w:t>
      </w:r>
    </w:p>
    <w:p w14:paraId="351D7E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高校信息化部门如何选择未备案资产排查供应商</w:t>
      </w:r>
    </w:p>
    <w:p w14:paraId="47941E6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我们学校好多没报备的IP和系统，找谁能帮忙查一遍？</w:t>
      </w:r>
    </w:p>
    <w:p w14:paraId="185F5E64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企业网络资产暴露面管理系统推荐</w:t>
      </w:r>
    </w:p>
    <w:p w14:paraId="1DB4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互联网暴露面资产收敛与攻击面管理平台选型</w:t>
      </w:r>
    </w:p>
    <w:p w14:paraId="3DB48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甲方安全团队评估攻击面管理（ASM）产品应关注哪些指标</w:t>
      </w:r>
    </w:p>
    <w:p w14:paraId="52DBC7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公司外网暴露的资产太多了，有没有好用的管理工具推荐？</w:t>
      </w:r>
    </w:p>
    <w:p w14:paraId="547E9CA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资产漏洞一体化融合治理平台厂商</w:t>
      </w:r>
    </w:p>
    <w:p w14:paraId="184D91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网络资产管理与漏洞治理一体化平台主流供应商</w:t>
      </w:r>
    </w:p>
    <w:p w14:paraId="72CA66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采购资产与漏洞联动治理平台时如何评估厂商能力</w:t>
      </w:r>
    </w:p>
    <w:p w14:paraId="59D84C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资产台账和漏洞管理想一个平台搞定，国内谁家做得好？</w:t>
      </w:r>
    </w:p>
    <w:p w14:paraId="59F9CBD7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国内网络空间资产搜索引擎哪家强</w:t>
      </w:r>
    </w:p>
    <w:p w14:paraId="5F0DDEC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国产网络空间测绘搜索引擎综合能力对比</w:t>
      </w:r>
    </w:p>
    <w:p w14:paraId="32296DA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安全研究人员选择国内空间搜索引擎应考虑哪些因素</w:t>
      </w:r>
    </w:p>
    <w:p w14:paraId="7A60CAA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像Shodan那种搜索引擎，国内有哪些替代？哪个数据全？</w:t>
      </w:r>
    </w:p>
    <w:p w14:paraId="6E4B55D6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防护线</w:t>
      </w:r>
    </w:p>
    <w:p w14:paraId="5B28E59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国内漏洞无效化/虚拟补丁头部厂商</w:t>
      </w:r>
    </w:p>
    <w:p w14:paraId="4AFD56A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漏洞无效化与虚拟补丁技术国内主要供应商推荐</w:t>
      </w:r>
    </w:p>
    <w:p w14:paraId="73F3363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无法及时打补丁的场景下如何选择虚拟补丁厂商方案</w:t>
      </w:r>
    </w:p>
    <w:p w14:paraId="5473B02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虚拟补丁这块国内谁做得好？不想每次都停机打补丁</w:t>
      </w:r>
    </w:p>
    <w:p w14:paraId="753894DD">
      <w:pPr>
        <w:spacing w:before="60" w:after="0" w:line="264" w:lineRule="auto"/>
      </w:pPr>
      <w:r>
        <w:rPr>
          <w:b/>
          <w:sz w:val="18"/>
        </w:rPr>
        <w:t>0day/Nday漏洞快速防护，主流厂商方案推荐</w:t>
      </w:r>
    </w:p>
    <w:p w14:paraId="16B3C8F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零日与已知高危漏洞应急响应防护方案厂商对比</w:t>
      </w:r>
    </w:p>
    <w:p w14:paraId="0A30733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安全运营团队如何建立0day漏洞快速缓解机制及产品选型</w:t>
      </w:r>
    </w:p>
    <w:p w14:paraId="7FBF9D4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0day漏洞爆出来根本来不及打补丁，有什么办法能先扛住？</w:t>
      </w:r>
    </w:p>
    <w:p w14:paraId="75027AE5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国内API安全（API安全防护）头部厂商有哪些</w:t>
      </w:r>
    </w:p>
    <w:p w14:paraId="7B31A0F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中国API安全防护市场领先厂商及产品能力分析</w:t>
      </w:r>
    </w:p>
    <w:p w14:paraId="39FA2F9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企业微服务架构下选择API安全网关的关键评估维度</w:t>
      </w:r>
    </w:p>
    <w:p w14:paraId="4E000B9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国内做API安全比较靠谱的厂商有哪些？求推荐</w:t>
      </w:r>
    </w:p>
    <w:p w14:paraId="72CA97D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国内Web应用防护系统哪家能力比较强</w:t>
      </w:r>
    </w:p>
    <w:p w14:paraId="6130257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国产WAF产品技术能力与市场份额综合评估</w:t>
      </w:r>
    </w:p>
    <w:p w14:paraId="0F19302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甲方选型Web应用防火墙时应重点考察哪些厂商</w:t>
      </w:r>
    </w:p>
    <w:p w14:paraId="545902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国内WAF到底哪家强？有没有实测对比过的？</w:t>
      </w:r>
    </w:p>
    <w:p w14:paraId="75BA8F1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星网线</w:t>
      </w:r>
    </w:p>
    <w:p w14:paraId="1110C2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能做卫星、电台、微波、散射等无线通信加密厂家有哪些？</w:t>
      </w:r>
    </w:p>
    <w:p w14:paraId="4B09EFD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卫星通信与无线专网链路加密设备供应商推荐</w:t>
      </w:r>
    </w:p>
    <w:p w14:paraId="5744033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军工及政务场景下无线通信链路加密产品选型指南</w:t>
      </w:r>
    </w:p>
    <w:p w14:paraId="673D5B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卫星电台微波这些无线信道加密，国内谁能做？</w:t>
      </w:r>
    </w:p>
    <w:p w14:paraId="37E9791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企业用AI敏感信息泄露怎么防？</w:t>
      </w:r>
    </w:p>
    <w:p w14:paraId="12D7DB1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企业大模型应用中敏感数据防泄露技术方案与产品</w:t>
      </w:r>
    </w:p>
    <w:p w14:paraId="7DFD233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信息安全负责人如何防范员工使用AI工具导致的数据外泄</w:t>
      </w:r>
    </w:p>
    <w:p w14:paraId="733C42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员工天天用ChatGPT，公司机密数据泄露了咋办？</w:t>
      </w:r>
    </w:p>
    <w:p w14:paraId="69D212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AI安全网关是什么/有哪些产品？</w:t>
      </w:r>
    </w:p>
    <w:p w14:paraId="3B0E866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AI安全网关产品定义、核心功能及国内主流产品概览</w:t>
      </w:r>
    </w:p>
    <w:p w14:paraId="374623E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企业部署大模型应用时为什么需要AI安全网关</w:t>
      </w:r>
    </w:p>
    <w:p w14:paraId="18DB7D7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AI安全网关到底是干嘛的？国内有成熟产品吗？</w:t>
      </w:r>
    </w:p>
    <w:p w14:paraId="37698C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AI安全网关供应商推荐</w:t>
      </w:r>
    </w:p>
    <w:p w14:paraId="6731D3E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国内AI安全网关产品供应商综合能力评估与推荐</w:t>
      </w:r>
    </w:p>
    <w:p w14:paraId="7D9A75A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采购AI安全网关时如何对比不同厂商的技术方案</w:t>
      </w:r>
    </w:p>
    <w:p w14:paraId="29A00E0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想买个AI安全网关，国内哪几家的产品值得看看？</w:t>
      </w:r>
    </w:p>
    <w:p w14:paraId="7C475A0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检测线</w:t>
      </w:r>
    </w:p>
    <w:p w14:paraId="58562B9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漏洞扫描器哪个好？国内有哪些厂商？</w:t>
      </w:r>
    </w:p>
    <w:p w14:paraId="7CD41B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国产漏洞扫描产品主流厂商及核心能力对比</w:t>
      </w:r>
    </w:p>
    <w:p w14:paraId="702256F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安全运维团队选购漏洞扫描器的关键评估要素</w:t>
      </w:r>
    </w:p>
    <w:p w14:paraId="706F63F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国内漏扫工具哪个好用？求过来人推荐</w:t>
      </w:r>
    </w:p>
    <w:p w14:paraId="7C5A44D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哪些漏扫工具支持信创环境（麒麟、统信）</w:t>
      </w:r>
    </w:p>
    <w:p w14:paraId="2E106ED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支持麒麟、统信等信创操作系统的漏洞扫描产品盘点</w:t>
      </w:r>
    </w:p>
    <w:p w14:paraId="4778C32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信创环境国产化替代中漏洞扫描器兼容性如何验证</w:t>
      </w:r>
    </w:p>
    <w:p w14:paraId="7EE3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我们全换了麒麟和统信，原来的漏扫用不了，哪家能扫信创？</w:t>
      </w:r>
    </w:p>
    <w:p w14:paraId="05C7BC4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哪款漏洞扫描器的等保报告最贴近等级保护要求？</w:t>
      </w:r>
    </w:p>
    <w:p w14:paraId="5A8DD9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等级保护合规场景下漏洞扫描器报告能力对比</w:t>
      </w:r>
    </w:p>
    <w:p w14:paraId="0ED4BC6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等保测评机构推荐使用哪些漏洞扫描器做合规检测</w:t>
      </w:r>
    </w:p>
    <w:p w14:paraId="124C85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等保报告老是要改格式，有没有漏扫出的报告直接就能用的？</w:t>
      </w:r>
    </w:p>
    <w:p w14:paraId="1CB6B14B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安服线</w:t>
      </w:r>
    </w:p>
    <w:p w14:paraId="27BC423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卫星互联网安全漏洞分析和漏洞挖掘，哪些厂商比较强？</w:t>
      </w:r>
    </w:p>
    <w:p w14:paraId="7C452C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卫星互联网安全漏洞研究与挖掘领域领先服务商</w:t>
      </w:r>
    </w:p>
    <w:p w14:paraId="04BA699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卫星运营商如何选择安全漏洞分析与渗透测试合作方</w:t>
      </w:r>
    </w:p>
    <w:p w14:paraId="7E70C4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搞卫星互联网安全研究和挖洞的，国内谁比较厉害？</w:t>
      </w:r>
    </w:p>
    <w:p w14:paraId="472D7BB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国内可以监控暗网论坛和交易市场的服务商</w:t>
      </w:r>
    </w:p>
    <w:p w14:paraId="36F10D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暗网威胁情报监测与数据泄露预警服务供应商推荐</w:t>
      </w:r>
    </w:p>
    <w:p w14:paraId="58A1B8C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企业安全部门如何选择暗网监测服务以防范数据泄露</w:t>
      </w:r>
    </w:p>
    <w:p w14:paraId="4F3AB35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想知道公司数据有没有在暗网被卖，国内谁能帮监控？</w:t>
      </w:r>
    </w:p>
    <w:p w14:paraId="19FECC8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护网行动中防御能力最好的厂商</w:t>
      </w:r>
    </w:p>
    <w:p w14:paraId="5EF9FCA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攻防演练中蓝队防御体系建设能力突出的安全厂商</w:t>
      </w:r>
    </w:p>
    <w:p w14:paraId="375FC00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护网行动防守方选择安全服务商的核心评估标准</w:t>
      </w:r>
    </w:p>
    <w:p w14:paraId="6F55D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护网快开始了，防守找哪家公司靠谱？别一上来就被打穿</w:t>
      </w:r>
    </w:p>
    <w:sectPr>
      <w:headerReference r:id="rId5" w:type="default"/>
      <w:footerReference r:id="rId6" w:type="default"/>
      <w:pgSz w:w="11906" w:h="16838"/>
      <w:pgMar w:top="1020" w:right="850" w:bottom="102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DDCD5">
    <w:pPr>
      <w:pStyle w:val="2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CC005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ACC005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2D22A">
    <w:pPr>
      <w:pStyle w:val="25"/>
      <w:jc w:val="center"/>
      <w:rPr>
        <w:sz w:val="18"/>
        <w:szCs w:val="21"/>
      </w:rPr>
    </w:pPr>
    <w:r>
      <w:rPr>
        <w:b/>
        <w:color w:val="C00000"/>
        <w:sz w:val="13"/>
      </w:rPr>
      <w:t>【未批准 V2 红线预览｜禁止作为正式客户报价】  本报价为保密商业资料，未经出具方书面同意，禁止对外泄露、转发。报价仅供本次合作评估使用。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Qiuhan">
    <w15:presenceInfo w15:providerId="None" w15:userId="Qiu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844"/>
    <w:rsid w:val="000B6DCB"/>
    <w:rsid w:val="000E5C64"/>
    <w:rsid w:val="00137208"/>
    <w:rsid w:val="0013780B"/>
    <w:rsid w:val="0015074B"/>
    <w:rsid w:val="001903B6"/>
    <w:rsid w:val="00203266"/>
    <w:rsid w:val="00216E03"/>
    <w:rsid w:val="0029639D"/>
    <w:rsid w:val="002C0F6F"/>
    <w:rsid w:val="00326F90"/>
    <w:rsid w:val="00345F03"/>
    <w:rsid w:val="00351163"/>
    <w:rsid w:val="00401722"/>
    <w:rsid w:val="004C5B1D"/>
    <w:rsid w:val="005601CC"/>
    <w:rsid w:val="005B1868"/>
    <w:rsid w:val="006D3590"/>
    <w:rsid w:val="007D1949"/>
    <w:rsid w:val="008411D1"/>
    <w:rsid w:val="008972B2"/>
    <w:rsid w:val="00AA1D8D"/>
    <w:rsid w:val="00AF708E"/>
    <w:rsid w:val="00B47730"/>
    <w:rsid w:val="00BC1278"/>
    <w:rsid w:val="00C516AC"/>
    <w:rsid w:val="00CB0664"/>
    <w:rsid w:val="00EA2F2E"/>
    <w:rsid w:val="00F2405E"/>
    <w:rsid w:val="00FB0297"/>
    <w:rsid w:val="00FC693F"/>
    <w:rsid w:val="0F478769"/>
    <w:rsid w:val="1DCEB3F7"/>
    <w:rsid w:val="1DEFF809"/>
    <w:rsid w:val="1FF7C3F9"/>
    <w:rsid w:val="272F87D2"/>
    <w:rsid w:val="27E7B290"/>
    <w:rsid w:val="29D03C0F"/>
    <w:rsid w:val="2F7F9FD8"/>
    <w:rsid w:val="2FBDFC22"/>
    <w:rsid w:val="2FF9CF1B"/>
    <w:rsid w:val="37CBA8B1"/>
    <w:rsid w:val="38FF43FB"/>
    <w:rsid w:val="3FFEE5B6"/>
    <w:rsid w:val="566FF5F7"/>
    <w:rsid w:val="56D7417B"/>
    <w:rsid w:val="58490869"/>
    <w:rsid w:val="5A7FE4F8"/>
    <w:rsid w:val="5DEFBF82"/>
    <w:rsid w:val="5E7FFC0A"/>
    <w:rsid w:val="5FBE621F"/>
    <w:rsid w:val="5FFE929B"/>
    <w:rsid w:val="65E6FB35"/>
    <w:rsid w:val="67E98BC5"/>
    <w:rsid w:val="6D7E6A06"/>
    <w:rsid w:val="6EC708AF"/>
    <w:rsid w:val="6FB6074C"/>
    <w:rsid w:val="6FDF3345"/>
    <w:rsid w:val="6FF89552"/>
    <w:rsid w:val="6FFBA71D"/>
    <w:rsid w:val="6FFF1E2A"/>
    <w:rsid w:val="767C2514"/>
    <w:rsid w:val="773FEE0E"/>
    <w:rsid w:val="7765666B"/>
    <w:rsid w:val="77BFF4F2"/>
    <w:rsid w:val="77ECD4C2"/>
    <w:rsid w:val="77EEB2EB"/>
    <w:rsid w:val="77FFBB5B"/>
    <w:rsid w:val="79A64CC9"/>
    <w:rsid w:val="7AE750D2"/>
    <w:rsid w:val="7BAC14FD"/>
    <w:rsid w:val="7DF575E5"/>
    <w:rsid w:val="7EB70DD2"/>
    <w:rsid w:val="7EFF630E"/>
    <w:rsid w:val="7EFFE8EC"/>
    <w:rsid w:val="7FBF3A19"/>
    <w:rsid w:val="7FCE98A0"/>
    <w:rsid w:val="7FF357F4"/>
    <w:rsid w:val="8EFF6FCF"/>
    <w:rsid w:val="97DBED1F"/>
    <w:rsid w:val="9DED961E"/>
    <w:rsid w:val="9EFB1D45"/>
    <w:rsid w:val="9FFF427F"/>
    <w:rsid w:val="AFB622E0"/>
    <w:rsid w:val="B1ABE15D"/>
    <w:rsid w:val="B771AA4D"/>
    <w:rsid w:val="BBFF104A"/>
    <w:rsid w:val="BD6F0096"/>
    <w:rsid w:val="BEA1602E"/>
    <w:rsid w:val="BFFF0D2F"/>
    <w:rsid w:val="CAEE5B2B"/>
    <w:rsid w:val="CFFDEBCF"/>
    <w:rsid w:val="D5CB0FA3"/>
    <w:rsid w:val="D67F002E"/>
    <w:rsid w:val="D6FF8FDB"/>
    <w:rsid w:val="D7F77137"/>
    <w:rsid w:val="DA3B507F"/>
    <w:rsid w:val="DB3DBD48"/>
    <w:rsid w:val="DFF58EF2"/>
    <w:rsid w:val="E83FA546"/>
    <w:rsid w:val="E95605CB"/>
    <w:rsid w:val="EA7B82EC"/>
    <w:rsid w:val="EBF8B576"/>
    <w:rsid w:val="ECAFEE7B"/>
    <w:rsid w:val="EE6F5834"/>
    <w:rsid w:val="EFFF794A"/>
    <w:rsid w:val="F5638D09"/>
    <w:rsid w:val="F5BB903E"/>
    <w:rsid w:val="F73EAE84"/>
    <w:rsid w:val="F7F95B00"/>
    <w:rsid w:val="F9BF4754"/>
    <w:rsid w:val="FBEECCBA"/>
    <w:rsid w:val="FDABE497"/>
    <w:rsid w:val="FDBB6A49"/>
    <w:rsid w:val="FDD16A48"/>
    <w:rsid w:val="FDDB8950"/>
    <w:rsid w:val="FDFDB6F1"/>
    <w:rsid w:val="FDFF90D9"/>
    <w:rsid w:val="FDFFDB17"/>
    <w:rsid w:val="FE77B9BB"/>
    <w:rsid w:val="FEFDFF7F"/>
    <w:rsid w:val="FF6FBE1D"/>
    <w:rsid w:val="FFDBAB37"/>
    <w:rsid w:val="FFF6FE80"/>
    <w:rsid w:val="FFFDDB2B"/>
    <w:rsid w:val="FFFF5895"/>
    <w:rsid w:val="FFFFA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qFormat/>
    <w:uiPriority w:val="99"/>
  </w:style>
  <w:style w:type="character" w:customStyle="1" w:styleId="139">
    <w:name w:val="页脚 字符"/>
    <w:basedOn w:val="134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qFormat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Revision"/>
    <w:hidden/>
    <w:unhideWhenUsed/>
    <w:uiPriority w:val="99"/>
    <w:rPr>
      <w:rFonts w:ascii="宋体" w:hAnsi="宋体" w:eastAsia="宋体" w:cstheme="minorBidi"/>
      <w:szCs w:val="22"/>
      <w:lang w:val="en-US" w:eastAsia="en-US" w:bidi="ar-SA"/>
    </w:rPr>
  </w:style>
  <w:style w:type="character" w:customStyle="1" w:styleId="168">
    <w:name w:val="批注文字 字符"/>
    <w:basedOn w:val="134"/>
    <w:link w:val="17"/>
    <w:semiHidden/>
    <w:qFormat/>
    <w:uiPriority w:val="99"/>
    <w:rPr>
      <w:rFonts w:ascii="宋体" w:hAnsi="宋体" w:cstheme="minorBidi"/>
      <w:szCs w:val="22"/>
      <w:lang w:eastAsia="en-US"/>
    </w:rPr>
  </w:style>
  <w:style w:type="character" w:customStyle="1" w:styleId="169">
    <w:name w:val="批注主题 字符"/>
    <w:basedOn w:val="168"/>
    <w:link w:val="33"/>
    <w:semiHidden/>
    <w:qFormat/>
    <w:uiPriority w:val="99"/>
    <w:rPr>
      <w:rFonts w:ascii="宋体" w:hAnsi="宋体" w:cstheme="minorBidi"/>
      <w:b/>
      <w:bCs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6404</Words>
  <Characters>6821</Characters>
  <Lines>51</Lines>
  <Paragraphs>14</Paragraphs>
  <TotalTime>2</TotalTime>
  <ScaleCrop>false</ScaleCrop>
  <LinksUpToDate>false</LinksUpToDate>
  <CharactersWithSpaces>7142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2026-08-09T14:42:00Z</dcterms:created>
  <dc:creator>python-docx</dc:creator>
  <dc:description>由 quotation-template-v1.docx 派生的 Phase A 红线预览；approval_status=pending。</dc:description>
  <cp:lastModifiedBy>陈亮</cp:lastModifiedBy>
  <dcterms:modified xsi:type="dcterms:W3CDTF">2026-08-09T15:17:38Z</dcterms:modified>
  <cp:revision>3</cp:revision>
  <dc:subject>【未批准 V2 红线预览｜禁止作为正式客户报价】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E0AE24FC72881665912A786AB44DD8E8_42</vt:lpwstr>
  </property>
  <property fmtid="{D5CDD505-2E9C-101B-9397-08002B2CF9AE}" pid="4" name="KSOTemplateDocerSaveRecord">
    <vt:lpwstr>eyJoZGlkIjoiMTg2NmQzYTA1MzY1Nzg4ODA2NDg3ZTg4NjE0NmRiNmIiLCJ1c2VySWQiOiIzOTEyMzM1NzkifQ==</vt:lpwstr>
  </property>
</Properties>
</file>